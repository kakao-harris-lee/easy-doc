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문단입니다.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바깥 표 셀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중첩 표 셀</w:t>
                  </w:r>
                </w:p>
              </w:tc>
            </w:tr>
          </w:tbl>
          <w:p/>
        </w:tc>
      </w:tr>
    </w:tbl>
    <w:p>
      <w:r>
        <w:t>표 뒤에 오는 문단입니다.</w:t>
      </w:r>
    </w:p>
    <w:p>
      <w:r>
        <w:pict>
          <v:shape style="width:200pt;height:50pt">
            <v:textbox>
              <w:txbxContent>
                <w:p>
                  <w:r>
                    <w:t>텍스트 상자 안 문장입니다.</w:t>
                  </w:r>
                </w:p>
              </w:txbxContent>
            </v:textbox>
          </v:shape>
        </w:pict>
      </w:r>
    </w:p>
    <w:p>
      <w:ins w:id="101" w:author="tester" w:date="2026-01-01T00:00:00Z">
        <w:r>
          <w:t>변경 추적으로 삽입된 문장입니다.</w:t>
        </w:r>
      </w:ins>
      <w:del w:id="102" w:author="tester" w:date="2026-01-01T00:00:00Z">
        <w:r>
          <w:delText>변경 추적으로 삭제된 문장입니다.</w:delText>
        </w:r>
      </w:del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둘째 구역 본문입니다.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바닥글 문구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머리글 문구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